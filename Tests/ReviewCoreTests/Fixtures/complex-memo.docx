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FLEET ACQUISITION PLAN MEMO</w:t>
      </w:r>
    </w:p>
    <w:p>
      <w:r>
        <w:rPr>
          <w:b/>
        </w:rPr>
        <w:t>TO:</w:t>
      </w:r>
      <w:r>
        <w:tab/>
        <w:t>Office of Fleet and Asset Management (OFAM)</w:t>
      </w:r>
    </w:p>
    <w:p>
      <w:r>
        <w:rPr>
          <w:b/>
        </w:rPr>
        <w:t>FROM:</w:t>
      </w:r>
      <w:r>
        <w:tab/>
        <w:t>Dana Whitfield, Fleet Coordinator, Department of Coastal Surveys</w:t>
      </w:r>
    </w:p>
    <w:p>
      <w:r>
        <w:rPr>
          <w:b/>
        </w:rPr>
        <w:t>DATE:</w:t>
      </w:r>
      <w:r>
        <w:tab/>
        <w:t>March 4, 2026</w:t>
      </w:r>
    </w:p>
    <w:p>
      <w:r>
        <w:rPr>
          <w:b/>
        </w:rPr>
        <w:t>SUBJECT:</w:t>
      </w:r>
      <w:r>
        <w:tab/>
        <w:t>Fleet Acquisition Plan – Request for Two Replacement Field Vehicles</w:t>
      </w:r>
    </w:p>
    <w:p>
      <w:r>
        <w:t>Util</w:t>
      </w:r>
      <w:r w:rsidR="00A00001">
        <w:t xml:space="preserve">ization for</w:t>
      </w:r>
      <w:r w:rsidR="00A00002">
        <w:t xml:space="preserve"> the requested vehicles</w:t>
      </w:r>
      <w:r w:rsidR="00A00003">
        <w:t xml:space="preserve"> av</w:t>
      </w:r>
      <w:r w:rsidR="00A00004">
        <w:t xml:space="preserve">eraged 6,100 miles </w:t>
      </w:r>
      <w:r w:rsidR="00A00005">
        <w:t xml:space="preserve">annually, well below the threshold.</w:t>
      </w:r>
    </w:p>
    <w:p>
      <w:r>
        <w:t xml:space="preserve">This plan was printed on </w:t>
      </w:r>
      <w:r>
        <w:fldChar w:fldCharType="begin"/>
      </w:r>
      <w:r>
        <w:instrText xml:space="preserve"> DATE \@ "MMMM d, yyyy" </w:instrText>
      </w:r>
      <w:r>
        <w:fldChar w:fldCharType="separate"/>
      </w:r>
      <w:r>
        <w:t>October 10, 2026</w:t>
      </w:r>
      <w:r>
        <w:fldChar w:fldCharType="end"/>
      </w:r>
      <w:r>
        <w:t xml:space="preserve"> and supersedes the prior submission.</w:t>
      </w:r>
    </w:p>
    <w:p>
      <w:r>
        <w:t>Mileage figures come from the department’s telematics report</w:t>
      </w:r>
      <w:r>
        <w:rPr>
          <w:vertAlign w:val="superscript"/>
        </w:rPr>
        <w:footnoteReference w:id="1"/>
      </w:r>
      <w:r>
        <w:t xml:space="preserve"> covering the last twelve months.</w:t>
      </w:r>
    </w:p>
    <w:p>
      <w:r>
        <w:t xml:space="preserve">The department will dispose of the replaced units through </w:t>
      </w:r>
      <w:ins w:id="901" w:author="Earlier Reviewer" w:date="2026-03-01T09:00:00Z">
        <w:r>
          <w:t xml:space="preserve">state surplus </w:t>
        </w:r>
      </w:ins>
      <w:r>
        <w:t>auction after delivery of the new vehicles.</w:t>
      </w:r>
    </w:p>
    <w:p>
      <w:r>
        <w:t xml:space="preserve">Requested funding: </w:t>
      </w:r>
      <w:sdt>
        <w:sdtPr>
          <w:alias w:val="Amount"/>
        </w:sdtPr>
        <w:sdtContent>
          <w:r>
            <w:t>$96,400</w:t>
          </w:r>
        </w:sdtContent>
      </w:sdt>
      <w:r>
        <w:t xml:space="preserve"> from the Motor Vehicle Account.</w:t>
      </w:r>
    </w:p>
    <w:p>
      <w:commentRangeStart w:id="0"/>
      <w:r>
        <w:t>Both vehicles will be assigned to the Eureka field office.</w:t>
      </w:r>
      <w:commentRangeEnd w:id="0"/>
      <w:r>
        <w:rPr>
          <w:rStyle w:val="CommentReference"/>
        </w:rPr>
        <w:commentReference w:id="0"/>
      </w:r>
    </w:p>
    <w:p>
      <w:r>
        <w:t>Repeated phrase: the vehicle, the vehicle, the vehicle.</w:t>
      </w:r>
    </w:p>
    <w:p>
      <w:r>
        <w:t>Line one of an address block</w:t>
      </w:r>
      <w:r>
        <w:br/>
      </w:r>
      <w:r>
        <w:t>Line two after a manual line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Earlier Reviewer" w:initials="ER" w:date="2026-10-10T06:02:17Z">
    <w:p>
      <w:pPr>
        <w:pStyle w:val="CommentText"/>
      </w:pPr>
      <w:r>
        <w:rPr>
          <w:rStyle w:val="CommentReference"/>
        </w:rPr>
        <w:annotationRef/>
      </w:r>
      <w:r>
        <w:t>Confirm the office location.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Telematics export dated February 2026 (fictional).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